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1B2C3" w:rsidRDefault="00D4E5F6">
      <w:commentRangeStart w:id="0"/>
      <w:r w:rsidR="00A1B2C3">
        <w:t>Hello from the budget.</w:t>
      </w:r>
      <w:commentRangeEnd w:id="0"/>
      <w:r>
        <w:rPr>
          <w:rStyle w:val="CommentReference"/>
        </w:rPr>
        <w:commentReference w:id="0"/>
      </w:r>
      <w:ins w:id="1" w:author="Alex Smith" w:date="2024-06-03T17:00:00Z">
        <w:r>
          <w:t> Added line.</w:t>
        </w:r>
      </w:ins>
      <w:del w:id="2" w:author="Jamie Doe" w:date="2024-06-02T10:00:00Z">
        <w:r>
          <w:delText> Secret old line.</w:delText>
        </w:r>
      </w:del>
    </w:p>
    <w:sectPr/>
  </w:body>
</w:document>
</file>

<file path=word/comments.xml><?xml version="1.0" encoding="utf-8"?>
<w:comments xmlns:w="http://schemas.openxmlformats.org/wordprocessingml/2006/main">
  <w:comment w:id="0" w:author="Alex Smith" w:date="2024-06-03T16:00:00Z" w:initials="AS">
    <w:p>
      <w:r>
        <w:t>Is this the real number?</w:t>
      </w:r>
    </w:p>
  </w:comment>
</w:comments>
</file>

<file path=word/people.xml><?xml version="1.0" encoding="utf-8"?>
<w15:people xmlns:w15="http://schemas.microsoft.com/office/word/2012/wordml">
  <w15:person w15:author="Alex Smith">
    <w15:presenceInfo w15:providerId="AD" w15:userId="alex.smith@springfield.example"/>
  </w15:person>
</w15:people>
</file>

<file path=word/settings.xml><?xml version="1.0" encoding="utf-8"?>
<w:settings xmlns:w="http://schemas.openxmlformats.org/wordprocessingml/2006/main" xmlns:r="http://schemas.openxmlformats.org/officeDocument/2006/relationships">
  <w:attachedTemplate r:id="rId1"/>
  <w:trackRevisions/>
  <w:rsids>
    <w:rsidRoot w:val="00A1B2C3"/>
    <w:rsid w:val="00A1B2C3"/>
    <w:rsid w:val="00D4E5F6"/>
  </w:rsids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people" Target="people.xml"/><Relationship Id="rId3" Type="http://schemas.openxmlformats.org/officeDocument/2006/relationships/settings" Target="settings.xml"/><Relationship Id="rId4" Type="http://schemas.openxmlformats.org/officeDocument/2006/relationships/image" Target="media/image1.jpeg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JamieDoe\AppData\Roaming\Microsoft\Templates\Normal.dot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C:\Users\JamieDoe\Templates\Letter.dotm</Template>
  <TotalTime>342</TotalTime>
  <Application>Microsoft Office Word</Application>
  <Company>Springfield Nuclear</Company>
  <Manager>Monty Burns</Manager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- Jamie</dc:title>
  <dc:creator>Jamie Doe</dc:creator>
  <cp:lastModifiedBy>Alex Smith</cp:lastModifiedBy>
  <cp:revision>14</cp:revision>
  <cp:keywords>springfield</cp:keywords>
  <dcterms:created xsi:type="dcterms:W3CDTF">2024-06-01T08:14:22Z</dcterms:created>
  <dcterms:modified xsi:type="dcterms:W3CDTF">2024-06-03T17:02:00Z</dcterms:modified>
  <cp:lastPrinted>2024-06-02T09:00:00Z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Name">
    <vt:lpwstr>Jamie Doe</vt:lpwstr>
  </property>
</Properties>
</file>